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062" w:rsidRDefault="00E05A09" w14:paraId="00000001" w14:textId="369FCE05">
      <w:pPr>
        <w:numPr>
          <w:ilvl w:val="0"/>
          <w:numId w:val="1"/>
        </w:numPr>
        <w:rPr/>
      </w:pPr>
      <w:ins w:author="Douglas Millward" w:date="2020-08-24T15:45:26.719Z" w:id="1486553138">
        <w:r w:rsidR="589B0032">
          <w:t>(CP)</w:t>
        </w:r>
      </w:ins>
      <w:r w:rsidR="589B0032">
        <w:rPr/>
        <w:t>LC 1 - Intro to SSD</w:t>
      </w:r>
    </w:p>
    <w:p w:rsidR="00FF1062" w:rsidRDefault="00E05A09" w14:paraId="00000002" w14:textId="77777777">
      <w:pPr>
        <w:numPr>
          <w:ilvl w:val="1"/>
          <w:numId w:val="1"/>
        </w:numPr>
      </w:pPr>
      <w:r>
        <w:t>SDLC history &amp; review</w:t>
      </w:r>
    </w:p>
    <w:p w:rsidR="00FF1062" w:rsidRDefault="00E05A09" w14:paraId="00000003" w14:textId="77777777">
      <w:pPr>
        <w:numPr>
          <w:ilvl w:val="2"/>
          <w:numId w:val="1"/>
        </w:numPr>
      </w:pPr>
      <w:r>
        <w:t>Waterfall vs agile - overview of methodologies</w:t>
      </w:r>
    </w:p>
    <w:p w:rsidR="00FF1062" w:rsidRDefault="00E05A09" w14:paraId="00000004" w14:textId="77777777">
      <w:pPr>
        <w:numPr>
          <w:ilvl w:val="1"/>
          <w:numId w:val="1"/>
        </w:numPr>
      </w:pPr>
      <w:r>
        <w:t xml:space="preserve">Risk &amp; </w:t>
      </w:r>
      <w:commentRangeStart w:id="0"/>
      <w:r>
        <w:t>SDLC</w:t>
      </w:r>
      <w:commentRangeEnd w:id="0"/>
      <w:r w:rsidR="00D90C69">
        <w:rPr>
          <w:rStyle w:val="CommentReference"/>
        </w:rPr>
        <w:commentReference w:id="0"/>
      </w:r>
    </w:p>
    <w:p w:rsidR="00FF1062" w:rsidRDefault="00E05A09" w14:paraId="00000005" w14:textId="77777777">
      <w:pPr>
        <w:numPr>
          <w:ilvl w:val="2"/>
          <w:numId w:val="1"/>
        </w:numPr>
      </w:pPr>
      <w:r>
        <w:t>Adding sec/ review steps to SDLC</w:t>
      </w:r>
    </w:p>
    <w:p w:rsidR="00FF1062" w:rsidRDefault="00E05A09" w14:paraId="00000006" w14:textId="77777777">
      <w:pPr>
        <w:numPr>
          <w:ilvl w:val="1"/>
          <w:numId w:val="1"/>
        </w:numPr>
      </w:pPr>
      <w:r>
        <w:t xml:space="preserve">Standards around SSD (NIST, OWASP, </w:t>
      </w:r>
      <w:proofErr w:type="spellStart"/>
      <w:r>
        <w:t>etc</w:t>
      </w:r>
      <w:proofErr w:type="spellEnd"/>
      <w:r>
        <w:t>)</w:t>
      </w:r>
    </w:p>
    <w:p w:rsidR="00FF1062" w:rsidRDefault="00E05A09" w14:paraId="00000007" w14:textId="77777777">
      <w:pPr>
        <w:numPr>
          <w:ilvl w:val="1"/>
          <w:numId w:val="1"/>
        </w:numPr>
      </w:pPr>
      <w:r>
        <w:t xml:space="preserve">Architecture &amp; the </w:t>
      </w:r>
      <w:commentRangeStart w:id="1"/>
      <w:r>
        <w:t>SDLC</w:t>
      </w:r>
      <w:commentRangeEnd w:id="1"/>
      <w:r w:rsidR="00D90C69">
        <w:rPr>
          <w:rStyle w:val="CommentReference"/>
        </w:rPr>
        <w:commentReference w:id="1"/>
      </w:r>
    </w:p>
    <w:p w:rsidR="00FF1062" w:rsidRDefault="00E05A09" w14:paraId="00000008" w14:textId="77777777">
      <w:pPr>
        <w:numPr>
          <w:ilvl w:val="1"/>
          <w:numId w:val="1"/>
        </w:numPr>
      </w:pPr>
      <w:r>
        <w:t xml:space="preserve">Course text </w:t>
      </w:r>
      <w:proofErr w:type="spellStart"/>
      <w:r>
        <w:t>ch</w:t>
      </w:r>
      <w:proofErr w:type="spellEnd"/>
      <w:r>
        <w:t xml:space="preserve"> 1 - 3</w:t>
      </w:r>
    </w:p>
    <w:p w:rsidR="00FF1062" w:rsidRDefault="00E05A09" w14:paraId="00000009" w14:textId="77777777">
      <w:pPr>
        <w:numPr>
          <w:ilvl w:val="0"/>
          <w:numId w:val="1"/>
        </w:numPr>
      </w:pPr>
      <w:r>
        <w:t>Seminar - read managing SSD</w:t>
      </w:r>
    </w:p>
    <w:p w:rsidR="00FF1062" w:rsidRDefault="00E05A09" w14:paraId="0000000A" w14:textId="663B7452">
      <w:pPr>
        <w:numPr>
          <w:ilvl w:val="1"/>
          <w:numId w:val="1"/>
        </w:numPr>
      </w:pPr>
      <w:r>
        <w:t xml:space="preserve">What is the effect on security of selecting a </w:t>
      </w:r>
      <w:ins w:author="Peoples, Cathryn" w:date="2020-08-14T10:05:00Z" w:id="2">
        <w:r w:rsidR="008558AE">
          <w:t xml:space="preserve">SD </w:t>
        </w:r>
      </w:ins>
      <w:r>
        <w:t>methodology?</w:t>
      </w:r>
    </w:p>
    <w:p w:rsidR="00FF1062" w:rsidRDefault="00E05A09" w14:paraId="0000000B" w14:textId="77777777">
      <w:pPr>
        <w:numPr>
          <w:ilvl w:val="1"/>
          <w:numId w:val="1"/>
        </w:numPr>
      </w:pPr>
      <w:r>
        <w:t>What are the main factors to consider?</w:t>
      </w:r>
    </w:p>
    <w:p w:rsidR="00FF1062" w:rsidRDefault="00E05A09" w14:paraId="0000000C" w14:textId="77777777">
      <w:pPr>
        <w:numPr>
          <w:ilvl w:val="1"/>
          <w:numId w:val="1"/>
        </w:numPr>
      </w:pPr>
      <w:r>
        <w:t>Agree within your team which methodology you will select for the project</w:t>
      </w:r>
    </w:p>
    <w:p w:rsidR="00FF1062" w:rsidRDefault="00E05A09" w14:paraId="0000000D" w14:textId="7CB6A6C1">
      <w:pPr>
        <w:numPr>
          <w:ilvl w:val="0"/>
          <w:numId w:val="1"/>
        </w:numPr>
        <w:rPr/>
      </w:pPr>
      <w:ins w:author="Douglas Millward" w:date="2020-08-24T15:45:40.563Z" w:id="1920418851">
        <w:r w:rsidR="589B0032">
          <w:t>(DM)</w:t>
        </w:r>
      </w:ins>
      <w:r w:rsidR="589B0032">
        <w:rPr/>
        <w:t>LC2 - Programming languages &amp; Design</w:t>
      </w:r>
    </w:p>
    <w:p w:rsidR="00FF1062" w:rsidRDefault="00E05A09" w14:paraId="0000000E" w14:textId="77777777">
      <w:pPr>
        <w:numPr>
          <w:ilvl w:val="1"/>
          <w:numId w:val="1"/>
        </w:numPr>
      </w:pPr>
      <w:r>
        <w:t xml:space="preserve">History of </w:t>
      </w:r>
      <w:proofErr w:type="spellStart"/>
      <w:r>
        <w:t>Prog</w:t>
      </w:r>
      <w:proofErr w:type="spellEnd"/>
      <w:r>
        <w:t xml:space="preserve"> languages</w:t>
      </w:r>
    </w:p>
    <w:p w:rsidR="00FF1062" w:rsidRDefault="00E05A09" w14:paraId="0000000F" w14:textId="11EA64EE">
      <w:pPr>
        <w:numPr>
          <w:ilvl w:val="1"/>
          <w:numId w:val="1"/>
        </w:numPr>
      </w:pPr>
      <w:r>
        <w:t xml:space="preserve">Types of languages (declarative, </w:t>
      </w:r>
      <w:proofErr w:type="spellStart"/>
      <w:r>
        <w:t>Obj</w:t>
      </w:r>
      <w:proofErr w:type="spellEnd"/>
      <w:r>
        <w:t xml:space="preserve">, </w:t>
      </w:r>
      <w:proofErr w:type="spellStart"/>
      <w:r>
        <w:t>etc</w:t>
      </w:r>
      <w:proofErr w:type="spellEnd"/>
      <w:r>
        <w:t xml:space="preserve">) &amp; Security implications </w:t>
      </w:r>
      <w:proofErr w:type="spellStart"/>
      <w:r>
        <w:t>inc</w:t>
      </w:r>
      <w:proofErr w:type="spellEnd"/>
      <w:r>
        <w:t xml:space="preserve"> abstraction, encapsulation, </w:t>
      </w:r>
      <w:ins w:author="Peoples, Cathryn" w:date="2020-08-14T10:06:00Z" w:id="3">
        <w:r w:rsidR="008558AE">
          <w:t>inheritance</w:t>
        </w:r>
      </w:ins>
    </w:p>
    <w:p w:rsidR="00FF1062" w:rsidRDefault="00E05A09" w14:paraId="00000010" w14:textId="77777777">
      <w:pPr>
        <w:numPr>
          <w:ilvl w:val="1"/>
          <w:numId w:val="1"/>
        </w:numPr>
      </w:pPr>
      <w:r>
        <w:t xml:space="preserve">Examples of typical security issues (buffer overflows, unmanaged code, </w:t>
      </w:r>
      <w:proofErr w:type="spellStart"/>
      <w:r>
        <w:t>etc</w:t>
      </w:r>
      <w:proofErr w:type="spellEnd"/>
      <w:r>
        <w:t>)</w:t>
      </w:r>
    </w:p>
    <w:p w:rsidR="00FF1062" w:rsidRDefault="00E05A09" w14:paraId="00000011" w14:textId="77777777">
      <w:pPr>
        <w:numPr>
          <w:ilvl w:val="1"/>
          <w:numId w:val="1"/>
        </w:numPr>
      </w:pPr>
      <w:r>
        <w:t xml:space="preserve">Design &amp; </w:t>
      </w:r>
      <w:proofErr w:type="spellStart"/>
      <w:r>
        <w:t>prog</w:t>
      </w:r>
      <w:proofErr w:type="spellEnd"/>
      <w:r>
        <w:t xml:space="preserve"> </w:t>
      </w:r>
      <w:commentRangeStart w:id="4"/>
      <w:r>
        <w:t>languages</w:t>
      </w:r>
      <w:commentRangeEnd w:id="4"/>
      <w:r w:rsidR="008558AE">
        <w:rPr>
          <w:rStyle w:val="CommentReference"/>
        </w:rPr>
        <w:commentReference w:id="4"/>
      </w:r>
    </w:p>
    <w:p w:rsidR="00FF1062" w:rsidRDefault="00E05A09" w14:paraId="00000012" w14:textId="77777777">
      <w:pPr>
        <w:numPr>
          <w:ilvl w:val="1"/>
          <w:numId w:val="1"/>
        </w:numPr>
      </w:pPr>
      <w:r>
        <w:t>Compilers &amp; libraries: considerations</w:t>
      </w:r>
    </w:p>
    <w:p w:rsidR="00FF1062" w:rsidRDefault="00E05A09" w14:paraId="00000013" w14:textId="77777777">
      <w:pPr>
        <w:numPr>
          <w:ilvl w:val="1"/>
          <w:numId w:val="1"/>
        </w:numPr>
        <w:rPr>
          <w:ins w:author="Peoples, Cathryn" w:date="2020-08-24T12:19:00Z" w:id="5"/>
        </w:rPr>
      </w:pPr>
      <w:r>
        <w:t xml:space="preserve">Secure </w:t>
      </w:r>
      <w:proofErr w:type="spellStart"/>
      <w:r>
        <w:t>sw</w:t>
      </w:r>
      <w:proofErr w:type="spellEnd"/>
      <w:r>
        <w:t xml:space="preserve"> </w:t>
      </w:r>
      <w:proofErr w:type="gramStart"/>
      <w:r>
        <w:t>patterns ?</w:t>
      </w:r>
      <w:proofErr w:type="gramEnd"/>
    </w:p>
    <w:p w:rsidR="0052641F" w:rsidRDefault="0052641F" w14:paraId="38A011CE" w14:textId="5328E23E">
      <w:pPr>
        <w:numPr>
          <w:ilvl w:val="1"/>
          <w:numId w:val="1"/>
        </w:numPr>
        <w:rPr>
          <w:ins w:author="Peoples, Cathryn" w:date="2020-08-24T12:21:00Z" w:id="6"/>
        </w:rPr>
      </w:pPr>
      <w:ins w:author="Peoples, Cathryn" w:date="2020-08-24T12:19:00Z" w:id="7">
        <w:r>
          <w:t>Types of applications</w:t>
        </w:r>
      </w:ins>
    </w:p>
    <w:p w:rsidR="0052641F" w:rsidRDefault="0052641F" w14:paraId="627C36F1" w14:textId="26C75A18">
      <w:pPr>
        <w:numPr>
          <w:ilvl w:val="1"/>
          <w:numId w:val="1"/>
        </w:numPr>
        <w:rPr>
          <w:ins w:author="Peoples, Cathryn" w:date="2020-08-24T12:23:00Z" w:id="8"/>
        </w:rPr>
      </w:pPr>
      <w:ins w:author="Peoples, Cathryn" w:date="2020-08-24T12:21:00Z" w:id="9">
        <w:r>
          <w:t>The cost of security</w:t>
        </w:r>
      </w:ins>
    </w:p>
    <w:p w:rsidR="0034548E" w:rsidRDefault="0034548E" w14:paraId="22A4A5E7" w14:textId="562A724F">
      <w:pPr>
        <w:numPr>
          <w:ilvl w:val="1"/>
          <w:numId w:val="1"/>
        </w:numPr>
      </w:pPr>
      <w:ins w:author="Peoples, Cathryn" w:date="2020-08-24T12:23:00Z" w:id="10">
        <w:r>
          <w:t>LESP</w:t>
        </w:r>
      </w:ins>
    </w:p>
    <w:p w:rsidR="00FF1062" w:rsidRDefault="00E05A09" w14:paraId="00000014" w14:textId="77777777">
      <w:pPr>
        <w:numPr>
          <w:ilvl w:val="1"/>
          <w:numId w:val="1"/>
        </w:numPr>
      </w:pPr>
      <w:r>
        <w:t>Read ch4 of course text</w:t>
      </w:r>
    </w:p>
    <w:p w:rsidR="00FF1062" w:rsidRDefault="00E05A09" w14:paraId="00000015" w14:textId="77777777">
      <w:pPr>
        <w:numPr>
          <w:ilvl w:val="0"/>
          <w:numId w:val="1"/>
        </w:numPr>
      </w:pPr>
      <w:r>
        <w:t>Seminar</w:t>
      </w:r>
    </w:p>
    <w:p w:rsidR="00FF1062" w:rsidRDefault="00E05A09" w14:paraId="00000016" w14:textId="77777777">
      <w:pPr>
        <w:numPr>
          <w:ilvl w:val="1"/>
          <w:numId w:val="1"/>
        </w:numPr>
      </w:pPr>
      <w:r>
        <w:t xml:space="preserve">Read  </w:t>
      </w:r>
      <w:proofErr w:type="spellStart"/>
      <w:r>
        <w:t>Cifuentes</w:t>
      </w:r>
      <w:proofErr w:type="spellEnd"/>
      <w:r>
        <w:t xml:space="preserve"> &amp; </w:t>
      </w:r>
      <w:proofErr w:type="spellStart"/>
      <w:r>
        <w:t>Bierman</w:t>
      </w:r>
      <w:proofErr w:type="spellEnd"/>
      <w:r>
        <w:t xml:space="preserve"> (2012)  </w:t>
      </w:r>
    </w:p>
    <w:p w:rsidR="00FF1062" w:rsidRDefault="00E05A09" w14:paraId="00000017" w14:textId="77777777">
      <w:pPr>
        <w:numPr>
          <w:ilvl w:val="2"/>
          <w:numId w:val="1"/>
        </w:numPr>
      </w:pPr>
      <w:r>
        <w:t xml:space="preserve">What are key factors in choosing a sec </w:t>
      </w:r>
      <w:proofErr w:type="spellStart"/>
      <w:r>
        <w:t>prg</w:t>
      </w:r>
      <w:proofErr w:type="spellEnd"/>
      <w:r>
        <w:t xml:space="preserve"> </w:t>
      </w:r>
      <w:proofErr w:type="spellStart"/>
      <w:proofErr w:type="gramStart"/>
      <w:r>
        <w:t>lang</w:t>
      </w:r>
      <w:proofErr w:type="spellEnd"/>
      <w:proofErr w:type="gramEnd"/>
      <w:r>
        <w:t>?</w:t>
      </w:r>
    </w:p>
    <w:p w:rsidR="00FF1062" w:rsidRDefault="00E05A09" w14:paraId="00000018" w14:textId="77777777">
      <w:pPr>
        <w:numPr>
          <w:ilvl w:val="1"/>
          <w:numId w:val="1"/>
        </w:numPr>
      </w:pPr>
      <w:r>
        <w:t xml:space="preserve">Read the </w:t>
      </w:r>
      <w:proofErr w:type="spellStart"/>
      <w:r>
        <w:t>whitesource</w:t>
      </w:r>
      <w:proofErr w:type="spellEnd"/>
      <w:r>
        <w:t xml:space="preserve"> article</w:t>
      </w:r>
    </w:p>
    <w:p w:rsidR="00FF1062" w:rsidRDefault="00E05A09" w14:paraId="00000019" w14:textId="77777777">
      <w:pPr>
        <w:numPr>
          <w:ilvl w:val="2"/>
          <w:numId w:val="1"/>
        </w:numPr>
      </w:pPr>
      <w:r>
        <w:t xml:space="preserve">Does that indicate any change in the most sec </w:t>
      </w:r>
      <w:proofErr w:type="spellStart"/>
      <w:r>
        <w:t>prg</w:t>
      </w:r>
      <w:proofErr w:type="spellEnd"/>
      <w:r>
        <w:t xml:space="preserve"> languages?</w:t>
      </w:r>
    </w:p>
    <w:p w:rsidR="00FF1062" w:rsidRDefault="00E05A09" w14:paraId="0000001A" w14:textId="77777777">
      <w:pPr>
        <w:numPr>
          <w:ilvl w:val="2"/>
          <w:numId w:val="1"/>
        </w:numPr>
      </w:pPr>
      <w:r>
        <w:t>What factors have led to any changes</w:t>
      </w:r>
    </w:p>
    <w:p w:rsidR="00FF1062" w:rsidRDefault="00E05A09" w14:paraId="0000001B" w14:textId="77777777">
      <w:pPr>
        <w:numPr>
          <w:ilvl w:val="1"/>
          <w:numId w:val="1"/>
        </w:numPr>
      </w:pPr>
      <w:r>
        <w:t>What effect does the choice of architecture &amp; arch patterns have on PL selection?</w:t>
      </w:r>
    </w:p>
    <w:p w:rsidR="00FF1062" w:rsidRDefault="00E05A09" w14:paraId="0000001C" w14:textId="77777777">
      <w:pPr>
        <w:numPr>
          <w:ilvl w:val="1"/>
          <w:numId w:val="1"/>
        </w:numPr>
      </w:pPr>
      <w:r>
        <w:t>For this module we will use Python as the selected PL</w:t>
      </w:r>
    </w:p>
    <w:p w:rsidR="00FF1062" w:rsidRDefault="00E05A09" w14:paraId="0000001D" w14:textId="77777777">
      <w:pPr>
        <w:numPr>
          <w:ilvl w:val="2"/>
          <w:numId w:val="1"/>
        </w:numPr>
      </w:pPr>
      <w:proofErr w:type="gramStart"/>
      <w:r>
        <w:t>does</w:t>
      </w:r>
      <w:proofErr w:type="gramEnd"/>
      <w:r>
        <w:t xml:space="preserve"> that have any effect on the selection of methodology or architecture?</w:t>
      </w:r>
    </w:p>
    <w:p w:rsidR="00FF1062" w:rsidRDefault="00E05A09" w14:paraId="0000001E" w14:textId="77777777">
      <w:pPr>
        <w:numPr>
          <w:ilvl w:val="2"/>
          <w:numId w:val="1"/>
        </w:numPr>
      </w:pPr>
      <w:r>
        <w:t>What are the security Pros &amp; cons of Python</w:t>
      </w:r>
      <w:r>
        <w:tab/>
      </w:r>
      <w:r>
        <w:tab/>
      </w:r>
    </w:p>
    <w:p w:rsidR="00FF1062" w:rsidRDefault="00E05A09" w14:paraId="0000001F" w14:textId="739CC201">
      <w:pPr>
        <w:numPr>
          <w:ilvl w:val="0"/>
          <w:numId w:val="1"/>
        </w:numPr>
        <w:rPr/>
      </w:pPr>
      <w:ins w:author="Douglas Millward" w:date="2020-08-24T15:45:59.371Z" w:id="2066707866">
        <w:r w:rsidR="589B0032">
          <w:t>(</w:t>
        </w:r>
      </w:ins>
      <w:ins w:author="Douglas Millward" w:date="2020-08-24T15:46:01.484Z" w:id="143785010">
        <w:r w:rsidR="589B0032">
          <w:t>CP)</w:t>
        </w:r>
      </w:ins>
      <w:r w:rsidR="589B0032">
        <w:rPr/>
        <w:t>LC3 - Testing (</w:t>
      </w:r>
      <w:r w:rsidRPr="589B0032" w:rsidR="589B0032">
        <w:rPr>
          <w:color w:val="333333"/>
          <w:sz w:val="16"/>
          <w:szCs w:val="16"/>
        </w:rPr>
        <w:t xml:space="preserve">Glenford J Myers  </w:t>
      </w:r>
      <w:r w:rsidRPr="589B0032" w:rsidR="589B0032">
        <w:rPr>
          <w:i w:val="1"/>
          <w:iCs w:val="1"/>
          <w:color w:val="333333"/>
          <w:sz w:val="16"/>
          <w:szCs w:val="16"/>
        </w:rPr>
        <w:t>The Art of Software Testing (1979)</w:t>
      </w:r>
      <w:r w:rsidRPr="589B0032" w:rsidR="589B0032">
        <w:rPr>
          <w:color w:val="333333"/>
          <w:sz w:val="16"/>
          <w:szCs w:val="16"/>
        </w:rPr>
        <w:t xml:space="preserve"> thoughtworks; fowler test pyramid.</w:t>
      </w:r>
      <w:r w:rsidRPr="589B0032" w:rsidR="589B0032">
        <w:rPr>
          <w:color w:val="333333"/>
          <w:sz w:val="27"/>
          <w:szCs w:val="27"/>
        </w:rPr>
        <w:t>)</w:t>
      </w:r>
    </w:p>
    <w:p w:rsidR="00FF1062" w:rsidRDefault="00E05A09" w14:paraId="00000020" w14:textId="77777777">
      <w:pPr>
        <w:numPr>
          <w:ilvl w:val="1"/>
          <w:numId w:val="1"/>
        </w:numPr>
      </w:pPr>
      <w:r>
        <w:t>Why &amp; How to test</w:t>
      </w:r>
    </w:p>
    <w:p w:rsidR="00FF1062" w:rsidRDefault="00E05A09" w14:paraId="00000021" w14:textId="77777777">
      <w:pPr>
        <w:numPr>
          <w:ilvl w:val="1"/>
          <w:numId w:val="1"/>
        </w:numPr>
      </w:pPr>
      <w:r>
        <w:t>Types of testing</w:t>
      </w:r>
    </w:p>
    <w:p w:rsidR="00FF1062" w:rsidRDefault="00E05A09" w14:paraId="00000022" w14:textId="77777777">
      <w:pPr>
        <w:numPr>
          <w:ilvl w:val="2"/>
          <w:numId w:val="1"/>
        </w:numPr>
      </w:pPr>
      <w:r>
        <w:t>Unit tests</w:t>
      </w:r>
    </w:p>
    <w:p w:rsidR="00FF1062" w:rsidRDefault="00E05A09" w14:paraId="00000023" w14:textId="77777777">
      <w:pPr>
        <w:numPr>
          <w:ilvl w:val="2"/>
          <w:numId w:val="1"/>
        </w:numPr>
      </w:pPr>
      <w:r>
        <w:t>Integration tests</w:t>
      </w:r>
    </w:p>
    <w:p w:rsidR="00FF1062" w:rsidRDefault="00E05A09" w14:paraId="00000024" w14:textId="77777777">
      <w:pPr>
        <w:numPr>
          <w:ilvl w:val="2"/>
          <w:numId w:val="1"/>
        </w:numPr>
      </w:pPr>
      <w:r>
        <w:t>Contract/ API tests</w:t>
      </w:r>
    </w:p>
    <w:p w:rsidR="00FF1062" w:rsidRDefault="00E05A09" w14:paraId="00000025" w14:textId="77777777">
      <w:pPr>
        <w:numPr>
          <w:ilvl w:val="2"/>
          <w:numId w:val="1"/>
        </w:numPr>
      </w:pPr>
      <w:r>
        <w:t>UI tests</w:t>
      </w:r>
    </w:p>
    <w:p w:rsidR="00FF1062" w:rsidRDefault="00E05A09" w14:paraId="00000026" w14:textId="77777777">
      <w:pPr>
        <w:numPr>
          <w:ilvl w:val="2"/>
          <w:numId w:val="1"/>
        </w:numPr>
      </w:pPr>
      <w:r>
        <w:t>E2E tests</w:t>
      </w:r>
    </w:p>
    <w:p w:rsidR="00FF1062" w:rsidRDefault="00E05A09" w14:paraId="00000027" w14:textId="77777777">
      <w:pPr>
        <w:numPr>
          <w:ilvl w:val="2"/>
          <w:numId w:val="1"/>
        </w:numPr>
      </w:pPr>
      <w:r>
        <w:t>UAT</w:t>
      </w:r>
    </w:p>
    <w:p w:rsidR="00FF1062" w:rsidRDefault="00E05A09" w14:paraId="00000028" w14:textId="77777777">
      <w:pPr>
        <w:numPr>
          <w:ilvl w:val="2"/>
          <w:numId w:val="1"/>
        </w:numPr>
      </w:pPr>
      <w:r>
        <w:t>SAST &amp; DAST (static &amp; dynamic app sec testers)</w:t>
      </w:r>
    </w:p>
    <w:p w:rsidR="00FF1062" w:rsidRDefault="00E05A09" w14:paraId="00000029" w14:textId="77777777">
      <w:pPr>
        <w:numPr>
          <w:ilvl w:val="1"/>
          <w:numId w:val="1"/>
        </w:numPr>
      </w:pPr>
      <w:r>
        <w:t>Automated testing, code &amp; style checkers</w:t>
      </w:r>
    </w:p>
    <w:p w:rsidR="00FF1062" w:rsidRDefault="00E05A09" w14:paraId="0000002A" w14:textId="77777777">
      <w:pPr>
        <w:numPr>
          <w:ilvl w:val="0"/>
          <w:numId w:val="1"/>
        </w:numPr>
      </w:pPr>
      <w:r>
        <w:t xml:space="preserve">Seminar </w:t>
      </w:r>
    </w:p>
    <w:p w:rsidR="00FF1062" w:rsidRDefault="00E05A09" w14:paraId="0000002B" w14:textId="77777777">
      <w:pPr>
        <w:numPr>
          <w:ilvl w:val="1"/>
          <w:numId w:val="1"/>
        </w:numPr>
      </w:pPr>
      <w:r>
        <w:t xml:space="preserve">Read </w:t>
      </w:r>
      <w:proofErr w:type="spellStart"/>
      <w:r>
        <w:t>larson</w:t>
      </w:r>
      <w:proofErr w:type="spellEnd"/>
      <w:r>
        <w:t xml:space="preserve"> (2018) </w:t>
      </w:r>
    </w:p>
    <w:p w:rsidR="00FF1062" w:rsidRDefault="00E05A09" w14:paraId="0000002C" w14:textId="77777777">
      <w:pPr>
        <w:numPr>
          <w:ilvl w:val="2"/>
          <w:numId w:val="1"/>
        </w:numPr>
      </w:pPr>
      <w:r>
        <w:t>How could regex be used as part of a input verification solution</w:t>
      </w:r>
    </w:p>
    <w:p w:rsidR="00FF1062" w:rsidRDefault="00E05A09" w14:paraId="0000002D" w14:textId="77777777">
      <w:pPr>
        <w:numPr>
          <w:ilvl w:val="1"/>
          <w:numId w:val="1"/>
        </w:numPr>
      </w:pPr>
      <w:r>
        <w:t>Read Zhang et al (2017)</w:t>
      </w:r>
    </w:p>
    <w:p w:rsidR="00FF1062" w:rsidRDefault="00E05A09" w14:paraId="0000002E" w14:textId="77777777">
      <w:pPr>
        <w:numPr>
          <w:ilvl w:val="2"/>
          <w:numId w:val="1"/>
        </w:numPr>
      </w:pPr>
      <w:r>
        <w:lastRenderedPageBreak/>
        <w:t>How would a static/ lint checker help validate your application?</w:t>
      </w:r>
    </w:p>
    <w:p w:rsidR="00FF1062" w:rsidRDefault="00E05A09" w14:paraId="0000002F" w14:textId="77777777">
      <w:pPr>
        <w:numPr>
          <w:ilvl w:val="1"/>
          <w:numId w:val="1"/>
        </w:numPr>
      </w:pPr>
      <w:r>
        <w:t xml:space="preserve">Exercise: use </w:t>
      </w:r>
      <w:proofErr w:type="spellStart"/>
      <w:r>
        <w:t>pyXX</w:t>
      </w:r>
      <w:proofErr w:type="spellEnd"/>
      <w:r>
        <w:t xml:space="preserve"> to check your code - what errors did it find? How can these be addressed?</w:t>
      </w:r>
    </w:p>
    <w:p w:rsidR="00FF1062" w:rsidRDefault="00E05A09" w14:paraId="00000030" w14:textId="079028A1">
      <w:pPr>
        <w:numPr>
          <w:ilvl w:val="0"/>
          <w:numId w:val="1"/>
        </w:numPr>
        <w:rPr/>
      </w:pPr>
      <w:ins w:author="Douglas Millward" w:date="2020-08-24T15:46:46.559Z" w:id="2088930670">
        <w:r w:rsidR="589B0032">
          <w:t>(DM)</w:t>
        </w:r>
      </w:ins>
      <w:r w:rsidR="589B0032">
        <w:rPr/>
        <w:t xml:space="preserve">LC4 - Operations &amp; Operating </w:t>
      </w:r>
      <w:commentRangeStart w:id="11"/>
      <w:r w:rsidR="589B0032">
        <w:rPr/>
        <w:t>Systems</w:t>
      </w:r>
      <w:commentRangeEnd w:id="11"/>
      <w:r>
        <w:rPr>
          <w:rStyle w:val="CommentReference"/>
        </w:rPr>
        <w:commentReference w:id="11"/>
      </w:r>
    </w:p>
    <w:p w:rsidR="00FF1062" w:rsidRDefault="00E05A09" w14:paraId="00000031" w14:textId="495F55E7">
      <w:pPr>
        <w:numPr>
          <w:ilvl w:val="1"/>
          <w:numId w:val="1"/>
        </w:numPr>
      </w:pPr>
      <w:r>
        <w:t>History of OS</w:t>
      </w:r>
    </w:p>
    <w:p w:rsidR="00FF1062" w:rsidRDefault="00E05A09" w14:paraId="00000032" w14:textId="70864EE5">
      <w:pPr>
        <w:numPr>
          <w:ilvl w:val="1"/>
          <w:numId w:val="1"/>
        </w:numPr>
      </w:pPr>
      <w:r>
        <w:t>OS Design &amp; Architecture challenges: Usability vs. Security</w:t>
      </w:r>
    </w:p>
    <w:p w:rsidR="00FF1062" w:rsidRDefault="00E05A09" w14:paraId="00000033" w14:textId="04B48CB0">
      <w:pPr>
        <w:numPr>
          <w:ilvl w:val="1"/>
          <w:numId w:val="1"/>
        </w:numPr>
      </w:pPr>
      <w:r>
        <w:t xml:space="preserve">Security models: least privilege, open </w:t>
      </w:r>
      <w:commentRangeStart w:id="12"/>
      <w:r>
        <w:t>design</w:t>
      </w:r>
      <w:commentRangeEnd w:id="12"/>
      <w:r w:rsidR="0052641F">
        <w:rPr>
          <w:rStyle w:val="CommentReference"/>
        </w:rPr>
        <w:commentReference w:id="12"/>
      </w:r>
      <w:r>
        <w:t>, fail-safe defaults, separation of privilege, and the least common mechanism</w:t>
      </w:r>
    </w:p>
    <w:p w:rsidR="00FF1062" w:rsidRDefault="00E05A09" w14:paraId="00000034" w14:textId="38BF8A57">
      <w:pPr>
        <w:numPr>
          <w:ilvl w:val="1"/>
          <w:numId w:val="1"/>
        </w:numPr>
        <w:rPr>
          <w:ins w:author="Peoples, Cathryn" w:date="2020-08-24T12:18:00Z" w:id="13"/>
        </w:rPr>
      </w:pPr>
      <w:r>
        <w:t>Operations &amp; Deployment considerations</w:t>
      </w:r>
    </w:p>
    <w:p w:rsidR="00262E9D" w:rsidP="00262E9D" w:rsidRDefault="00262E9D" w14:paraId="6405C838" w14:textId="3ED7569E">
      <w:pPr>
        <w:numPr>
          <w:ilvl w:val="1"/>
          <w:numId w:val="1"/>
        </w:numPr>
        <w:rPr>
          <w:ins w:author="Peoples, Cathryn" w:date="2020-08-24T12:18:00Z" w:id="14"/>
        </w:rPr>
      </w:pPr>
      <w:ins w:author="Peoples, Cathryn" w:date="2020-08-24T12:18:00Z" w:id="15">
        <w:r>
          <w:t>Security protocols to support distributed computing (</w:t>
        </w:r>
        <w:proofErr w:type="spellStart"/>
        <w:r>
          <w:t>inc.</w:t>
        </w:r>
        <w:proofErr w:type="spellEnd"/>
        <w:r>
          <w:t xml:space="preserve"> </w:t>
        </w:r>
        <w:proofErr w:type="spellStart"/>
        <w:r>
          <w:t>IPSec</w:t>
        </w:r>
        <w:proofErr w:type="spellEnd"/>
        <w:r>
          <w:t>)</w:t>
        </w:r>
        <w:r>
          <w:t>, SSL</w:t>
        </w:r>
      </w:ins>
    </w:p>
    <w:p w:rsidR="00FF1062" w:rsidRDefault="00E05A09" w14:paraId="00000035" w14:textId="38AD95E3">
      <w:pPr>
        <w:numPr>
          <w:ilvl w:val="1"/>
          <w:numId w:val="1"/>
        </w:numPr>
      </w:pPr>
      <w:r>
        <w:t>Read ops chapter of course text</w:t>
      </w:r>
    </w:p>
    <w:p w:rsidR="00FF1062" w:rsidRDefault="00E05A09" w14:paraId="00000036" w14:textId="77777777">
      <w:pPr>
        <w:numPr>
          <w:ilvl w:val="0"/>
          <w:numId w:val="1"/>
        </w:numPr>
      </w:pPr>
      <w:r>
        <w:t>Seminar</w:t>
      </w:r>
    </w:p>
    <w:p w:rsidR="00FF1062" w:rsidRDefault="00E05A09" w14:paraId="00000037" w14:textId="77777777">
      <w:pPr>
        <w:numPr>
          <w:ilvl w:val="1"/>
          <w:numId w:val="1"/>
        </w:numPr>
      </w:pPr>
      <w:r>
        <w:t xml:space="preserve">deployment &amp; </w:t>
      </w:r>
      <w:proofErr w:type="spellStart"/>
      <w:r>
        <w:t>env</w:t>
      </w:r>
      <w:proofErr w:type="spellEnd"/>
      <w:r>
        <w:t xml:space="preserve"> issues</w:t>
      </w:r>
    </w:p>
    <w:p w:rsidR="00FF1062" w:rsidRDefault="00E05A09" w14:paraId="00000038" w14:textId="77777777">
      <w:pPr>
        <w:numPr>
          <w:ilvl w:val="1"/>
          <w:numId w:val="1"/>
        </w:numPr>
      </w:pPr>
      <w:r>
        <w:t>Refactoring the application &amp; using API (</w:t>
      </w:r>
      <w:proofErr w:type="spellStart"/>
      <w:r>
        <w:t>inc</w:t>
      </w:r>
      <w:proofErr w:type="spellEnd"/>
      <w:r>
        <w:t xml:space="preserve"> reading on why &amp; </w:t>
      </w:r>
      <w:proofErr w:type="spellStart"/>
      <w:r>
        <w:t>how</w:t>
      </w:r>
      <w:bookmarkStart w:name="_GoBack" w:id="16"/>
      <w:bookmarkEnd w:id="16"/>
      <w:r>
        <w:t>to</w:t>
      </w:r>
      <w:proofErr w:type="spellEnd"/>
      <w:r>
        <w:t>)</w:t>
      </w:r>
    </w:p>
    <w:p w:rsidR="00FF1062" w:rsidRDefault="00E05A09" w14:paraId="00000039" w14:textId="718C1D11">
      <w:pPr>
        <w:numPr>
          <w:ilvl w:val="0"/>
          <w:numId w:val="1"/>
        </w:numPr>
        <w:rPr/>
      </w:pPr>
      <w:ins w:author="Douglas Millward" w:date="2020-08-24T15:47:25.319Z" w:id="100110204">
        <w:r w:rsidR="589B0032">
          <w:t>(CP)</w:t>
        </w:r>
      </w:ins>
      <w:r w:rsidR="589B0032">
        <w:rPr/>
        <w:t>LC5 - Microarchitectures, containers &amp; distributed computing</w:t>
      </w:r>
    </w:p>
    <w:p w:rsidR="00FF1062" w:rsidRDefault="00E05A09" w14:paraId="0000003A" w14:textId="77777777">
      <w:pPr>
        <w:numPr>
          <w:ilvl w:val="1"/>
          <w:numId w:val="1"/>
        </w:numPr>
      </w:pPr>
      <w:r>
        <w:t xml:space="preserve">What is distributed computing? History from </w:t>
      </w:r>
      <w:proofErr w:type="spellStart"/>
      <w:r>
        <w:t>Corba</w:t>
      </w:r>
      <w:proofErr w:type="spellEnd"/>
      <w:r>
        <w:t xml:space="preserve"> thru SOA and </w:t>
      </w:r>
      <w:proofErr w:type="spellStart"/>
      <w:r>
        <w:t>Microservices</w:t>
      </w:r>
      <w:proofErr w:type="spellEnd"/>
      <w:r>
        <w:t>; fallacies;</w:t>
      </w:r>
    </w:p>
    <w:p w:rsidR="00FF1062" w:rsidRDefault="00E05A09" w14:paraId="0000003B" w14:textId="77777777">
      <w:pPr>
        <w:numPr>
          <w:ilvl w:val="1"/>
          <w:numId w:val="1"/>
        </w:numPr>
      </w:pPr>
      <w:r>
        <w:t xml:space="preserve">Monoliths vs. </w:t>
      </w:r>
      <w:proofErr w:type="spellStart"/>
      <w:r>
        <w:t>Microservices</w:t>
      </w:r>
      <w:proofErr w:type="spellEnd"/>
    </w:p>
    <w:p w:rsidR="00FF1062" w:rsidRDefault="00E05A09" w14:paraId="0000003C" w14:textId="77777777">
      <w:pPr>
        <w:numPr>
          <w:ilvl w:val="1"/>
          <w:numId w:val="1"/>
        </w:numPr>
        <w:rPr>
          <w:ins w:author="Peoples, Cathryn" w:date="2020-08-24T12:17:00Z" w:id="17"/>
        </w:rPr>
      </w:pPr>
      <w:proofErr w:type="spellStart"/>
      <w:r>
        <w:t>Virtualisation</w:t>
      </w:r>
      <w:proofErr w:type="spellEnd"/>
      <w:r>
        <w:t>: Pros &amp; Cons</w:t>
      </w:r>
    </w:p>
    <w:p w:rsidR="00262E9D" w:rsidP="00262E9D" w:rsidRDefault="00262E9D" w14:paraId="765C0585" w14:textId="517C99A7">
      <w:pPr>
        <w:numPr>
          <w:ilvl w:val="2"/>
          <w:numId w:val="1"/>
        </w:numPr>
        <w:pPrChange w:author="Peoples, Cathryn" w:date="2020-08-24T12:17:00Z" w:id="18">
          <w:pPr>
            <w:numPr>
              <w:ilvl w:val="1"/>
              <w:numId w:val="1"/>
            </w:numPr>
            <w:ind w:left="1440" w:hanging="360"/>
          </w:pPr>
        </w:pPrChange>
      </w:pPr>
      <w:ins w:author="Peoples, Cathryn" w:date="2020-08-24T12:17:00Z" w:id="19">
        <w:r>
          <w:t>Cloud</w:t>
        </w:r>
      </w:ins>
    </w:p>
    <w:p w:rsidR="00FF1062" w:rsidRDefault="00E05A09" w14:paraId="0000003D" w14:textId="77777777">
      <w:pPr>
        <w:numPr>
          <w:ilvl w:val="1"/>
          <w:numId w:val="1"/>
        </w:numPr>
      </w:pPr>
      <w:r>
        <w:t xml:space="preserve">Containers vs </w:t>
      </w:r>
      <w:proofErr w:type="spellStart"/>
      <w:r>
        <w:t>Virtualisation</w:t>
      </w:r>
      <w:proofErr w:type="spellEnd"/>
    </w:p>
    <w:p w:rsidR="00FF1062" w:rsidRDefault="00E05A09" w14:paraId="0000003E" w14:textId="77777777">
      <w:pPr>
        <w:numPr>
          <w:ilvl w:val="1"/>
          <w:numId w:val="1"/>
        </w:numPr>
      </w:pPr>
      <w:r>
        <w:t>API Security considerations</w:t>
      </w:r>
    </w:p>
    <w:p w:rsidR="00FF1062" w:rsidRDefault="00E05A09" w14:paraId="0000003F" w14:textId="77777777">
      <w:pPr>
        <w:numPr>
          <w:ilvl w:val="1"/>
          <w:numId w:val="1"/>
        </w:numPr>
        <w:rPr>
          <w:ins w:author="Peoples, Cathryn" w:date="2020-08-14T14:32:00Z" w:id="20"/>
        </w:rPr>
      </w:pPr>
      <w:r>
        <w:t>Clustering &amp; orchestration</w:t>
      </w:r>
    </w:p>
    <w:p w:rsidR="00FF1062" w:rsidRDefault="00E05A09" w14:paraId="00000040" w14:textId="221C9D9D">
      <w:pPr>
        <w:numPr>
          <w:ilvl w:val="0"/>
          <w:numId w:val="1"/>
        </w:numPr>
      </w:pPr>
      <w:r>
        <w:t>Seminar</w:t>
      </w:r>
    </w:p>
    <w:p w:rsidR="00FF1062" w:rsidRDefault="00E05A09" w14:paraId="00000041" w14:textId="77777777">
      <w:pPr>
        <w:numPr>
          <w:ilvl w:val="1"/>
          <w:numId w:val="1"/>
        </w:numPr>
      </w:pPr>
      <w:proofErr w:type="spellStart"/>
      <w:r>
        <w:t>Fritzsch</w:t>
      </w:r>
      <w:proofErr w:type="spellEnd"/>
      <w:r>
        <w:t xml:space="preserve"> et al(2018) - refactoring</w:t>
      </w:r>
    </w:p>
    <w:p w:rsidR="00FF1062" w:rsidRDefault="00E05A09" w14:paraId="00000042" w14:textId="77777777">
      <w:pPr>
        <w:numPr>
          <w:ilvl w:val="1"/>
          <w:numId w:val="1"/>
        </w:numPr>
      </w:pPr>
      <w:r>
        <w:t xml:space="preserve">Exercise: refactoring the applications for </w:t>
      </w:r>
      <w:proofErr w:type="spellStart"/>
      <w:r>
        <w:t>dist</w:t>
      </w:r>
      <w:proofErr w:type="spellEnd"/>
      <w:r>
        <w:t xml:space="preserve"> computing</w:t>
      </w:r>
    </w:p>
    <w:p w:rsidR="00FF1062" w:rsidRDefault="00E05A09" w14:paraId="00000043" w14:textId="22A097EC">
      <w:pPr>
        <w:numPr>
          <w:ilvl w:val="0"/>
          <w:numId w:val="1"/>
        </w:numPr>
        <w:rPr/>
      </w:pPr>
      <w:ins w:author="Douglas Millward" w:date="2020-08-24T15:47:33.887Z" w:id="2142113611">
        <w:r w:rsidR="589B0032">
          <w:t>(DM)</w:t>
        </w:r>
      </w:ins>
      <w:r w:rsidR="589B0032">
        <w:rPr/>
        <w:t>LC6 - Future Trends</w:t>
      </w:r>
    </w:p>
    <w:p w:rsidR="00FF1062" w:rsidRDefault="00E05A09" w14:paraId="00000044" w14:textId="77777777">
      <w:pPr>
        <w:numPr>
          <w:ilvl w:val="1"/>
          <w:numId w:val="1"/>
        </w:numPr>
      </w:pPr>
      <w:proofErr w:type="spellStart"/>
      <w:r>
        <w:t>DevSecOps</w:t>
      </w:r>
      <w:proofErr w:type="spellEnd"/>
    </w:p>
    <w:p w:rsidR="00FF1062" w:rsidRDefault="00E05A09" w14:paraId="00000045" w14:textId="77777777">
      <w:pPr>
        <w:numPr>
          <w:ilvl w:val="1"/>
          <w:numId w:val="1"/>
        </w:numPr>
      </w:pPr>
      <w:r>
        <w:t>Automation</w:t>
      </w:r>
    </w:p>
    <w:p w:rsidR="00FF1062" w:rsidRDefault="00E05A09" w14:paraId="00000046" w14:textId="77777777">
      <w:pPr>
        <w:numPr>
          <w:ilvl w:val="1"/>
          <w:numId w:val="1"/>
        </w:numPr>
      </w:pPr>
      <w:r>
        <w:t>Secure Methodologies</w:t>
      </w:r>
    </w:p>
    <w:p w:rsidR="00FF1062" w:rsidRDefault="00E05A09" w14:paraId="00000047" w14:textId="77777777">
      <w:pPr>
        <w:numPr>
          <w:ilvl w:val="1"/>
          <w:numId w:val="1"/>
        </w:numPr>
      </w:pPr>
      <w:proofErr w:type="spellStart"/>
      <w:r>
        <w:t>Blockchain</w:t>
      </w:r>
      <w:proofErr w:type="spellEnd"/>
    </w:p>
    <w:p w:rsidR="00FF1062" w:rsidRDefault="00E05A09" w14:paraId="00000048" w14:textId="77777777">
      <w:pPr>
        <w:numPr>
          <w:ilvl w:val="1"/>
          <w:numId w:val="1"/>
        </w:numPr>
      </w:pPr>
      <w:r>
        <w:t>ML</w:t>
      </w:r>
    </w:p>
    <w:p w:rsidR="00FF1062" w:rsidRDefault="00E05A09" w14:paraId="00000049" w14:textId="77777777">
      <w:pPr>
        <w:numPr>
          <w:ilvl w:val="0"/>
          <w:numId w:val="1"/>
        </w:numPr>
      </w:pPr>
      <w:r>
        <w:t xml:space="preserve">Discussion/ debate: what is best monolith or </w:t>
      </w:r>
      <w:proofErr w:type="spellStart"/>
      <w:r>
        <w:t>Microservices</w:t>
      </w:r>
      <w:proofErr w:type="spellEnd"/>
    </w:p>
    <w:p w:rsidR="00FF1062" w:rsidRDefault="00E05A09" w14:paraId="0000004A" w14:textId="77777777">
      <w:pPr>
        <w:numPr>
          <w:ilvl w:val="1"/>
          <w:numId w:val="1"/>
        </w:numPr>
      </w:pPr>
      <w:r>
        <w:t xml:space="preserve">Reading </w:t>
      </w:r>
      <w:proofErr w:type="spellStart"/>
      <w:r>
        <w:t>torvalds</w:t>
      </w:r>
      <w:proofErr w:type="spellEnd"/>
      <w:r>
        <w:t xml:space="preserve"> vs </w:t>
      </w:r>
      <w:proofErr w:type="spellStart"/>
      <w:r>
        <w:t>tanenbaum</w:t>
      </w:r>
      <w:proofErr w:type="spellEnd"/>
      <w:r>
        <w:t>;</w:t>
      </w:r>
    </w:p>
    <w:p w:rsidR="00FF1062" w:rsidRDefault="00E05A09" w14:paraId="0000004B" w14:textId="77777777">
      <w:pPr>
        <w:numPr>
          <w:ilvl w:val="1"/>
          <w:numId w:val="1"/>
        </w:numPr>
        <w:rPr>
          <w:ins w:author="Peoples, Cathryn" w:date="2020-08-14T10:14:00Z" w:id="21"/>
        </w:rPr>
      </w:pPr>
      <w:r>
        <w:t>Newman (2019)</w:t>
      </w:r>
    </w:p>
    <w:p w:rsidR="00E11D03" w:rsidP="00E11D03" w:rsidRDefault="00E11D03" w14:paraId="411B2A93" w14:textId="77777777">
      <w:pPr>
        <w:rPr>
          <w:ins w:author="Peoples, Cathryn" w:date="2020-08-14T10:14:00Z" w:id="22"/>
        </w:rPr>
      </w:pPr>
    </w:p>
    <w:p w:rsidR="00E11D03" w:rsidP="00E11D03" w:rsidRDefault="00E11D03" w14:paraId="4A3D2C4F" w14:textId="77777777">
      <w:pPr>
        <w:rPr>
          <w:ins w:author="Peoples, Cathryn" w:date="2020-08-14T10:14:00Z" w:id="23"/>
        </w:rPr>
      </w:pPr>
    </w:p>
    <w:p w:rsidR="00E11D03" w:rsidP="00E11D03" w:rsidRDefault="00E11D03" w14:paraId="63640B52" w14:textId="0E1867CE">
      <w:pPr>
        <w:rPr>
          <w:ins w:author="Peoples, Cathryn" w:date="2020-08-14T10:14:00Z" w:id="24"/>
        </w:rPr>
      </w:pPr>
      <w:ins w:author="Peoples, Cathryn" w:date="2020-08-14T10:14:00Z" w:id="25">
        <w:r>
          <w:t>The particular security concerns of specific applications?</w:t>
        </w:r>
      </w:ins>
      <w:ins w:author="Peoples, Cathryn" w:date="2020-08-14T10:21:00Z" w:id="26">
        <w:r w:rsidR="0016437E">
          <w:t xml:space="preserve"> Which applications are vulnerable to which types of security attacks, and how does this impact the way they are developed?</w:t>
        </w:r>
      </w:ins>
    </w:p>
    <w:p w:rsidR="0016437E" w:rsidP="00E11D03" w:rsidRDefault="0016437E" w14:paraId="16E8B955" w14:textId="77777777">
      <w:pPr>
        <w:rPr>
          <w:ins w:author="Peoples, Cathryn" w:date="2020-08-14T10:22:00Z" w:id="27"/>
        </w:rPr>
      </w:pPr>
    </w:p>
    <w:p w:rsidR="00E11D03" w:rsidP="00E11D03" w:rsidRDefault="0016437E" w14:paraId="10134459" w14:textId="54DFF452">
      <w:pPr>
        <w:rPr>
          <w:ins w:author="Peoples, Cathryn" w:date="2020-08-14T10:14:00Z" w:id="28"/>
        </w:rPr>
      </w:pPr>
      <w:ins w:author="Peoples, Cathryn" w:date="2020-08-14T10:20:00Z" w:id="29">
        <w:r>
          <w:t>Does LESP matter within the context of this module? The profile of people developing software and the subsequent potential security risks</w:t>
        </w:r>
      </w:ins>
      <w:ins w:author="Peoples, Cathryn" w:date="2020-08-14T10:21:00Z" w:id="30">
        <w:r>
          <w:t xml:space="preserve">. Or even, the profile of people who are attacking software and the way it should subsequently be developed in response. </w:t>
        </w:r>
      </w:ins>
    </w:p>
    <w:p w:rsidR="00E11D03" w:rsidP="00E11D03" w:rsidRDefault="00E11D03" w14:paraId="4E31D1F7" w14:textId="77777777">
      <w:pPr>
        <w:rPr>
          <w:ins w:author="Peoples, Cathryn" w:date="2020-08-24T00:33:00Z" w:id="31"/>
        </w:rPr>
      </w:pPr>
    </w:p>
    <w:p w:rsidR="002F006D" w:rsidP="00E11D03" w:rsidRDefault="002F006D" w14:paraId="245446B3" w14:textId="4A2E9C91">
      <w:pPr>
        <w:rPr>
          <w:ins w:author="Peoples, Cathryn" w:date="2020-08-24T00:33:00Z" w:id="32"/>
        </w:rPr>
      </w:pPr>
      <w:ins w:author="Peoples, Cathryn" w:date="2020-08-24T00:33:00Z" w:id="33">
        <w:r>
          <w:t>Secure cloud</w:t>
        </w:r>
      </w:ins>
    </w:p>
    <w:p w:rsidR="002F006D" w:rsidP="00E11D03" w:rsidRDefault="002F006D" w14:paraId="09ACEDE2" w14:textId="20A12FAD">
      <w:pPr>
        <w:rPr>
          <w:ins w:author="Peoples, Cathryn" w:date="2020-08-24T00:33:00Z" w:id="34"/>
        </w:rPr>
      </w:pPr>
      <w:ins w:author="Peoples, Cathryn" w:date="2020-08-24T00:33:00Z" w:id="35">
        <w:r>
          <w:t xml:space="preserve">Secure protocols – </w:t>
        </w:r>
        <w:proofErr w:type="spellStart"/>
        <w:r>
          <w:t>IPSec</w:t>
        </w:r>
        <w:proofErr w:type="spellEnd"/>
      </w:ins>
    </w:p>
    <w:p w:rsidR="002F006D" w:rsidP="00E11D03" w:rsidRDefault="002F006D" w14:paraId="1826B958" w14:textId="2E1B9973">
      <w:pPr>
        <w:rPr>
          <w:ins w:author="Peoples, Cathryn" w:date="2020-08-24T00:33:00Z" w:id="36"/>
        </w:rPr>
      </w:pPr>
      <w:ins w:author="Peoples, Cathryn" w:date="2020-08-24T00:33:00Z" w:id="37">
        <w:r>
          <w:t>Security problems associated with particular protocols</w:t>
        </w:r>
      </w:ins>
    </w:p>
    <w:p w:rsidR="002F006D" w:rsidP="00E11D03" w:rsidRDefault="002F006D" w14:paraId="502916E5" w14:textId="77777777">
      <w:pPr>
        <w:rPr>
          <w:ins w:author="Peoples, Cathryn" w:date="2020-08-24T00:33:00Z" w:id="38"/>
        </w:rPr>
      </w:pPr>
    </w:p>
    <w:p w:rsidR="002F006D" w:rsidP="00E11D03" w:rsidRDefault="00F545F7" w14:paraId="53602F2C" w14:textId="775568DC">
      <w:pPr>
        <w:rPr>
          <w:ins w:author="Peoples, Cathryn" w:date="2020-08-24T00:33:00Z" w:id="39"/>
        </w:rPr>
      </w:pPr>
      <w:ins w:author="Peoples, Cathryn" w:date="2020-08-24T00:34:00Z" w:id="40">
        <w:r>
          <w:t>What is the cost of security? How to evaluate the cost-benefit impact?</w:t>
        </w:r>
      </w:ins>
      <w:ins w:author="Peoples, Cathryn" w:date="2020-08-24T12:22:00Z" w:id="41">
        <w:r w:rsidR="0034548E">
          <w:t xml:space="preserve"> Cost of testing, cost of more design</w:t>
        </w:r>
      </w:ins>
    </w:p>
    <w:p w:rsidR="002F006D" w:rsidP="00E11D03" w:rsidRDefault="002F006D" w14:paraId="2BFE9EFA" w14:textId="77777777">
      <w:pPr>
        <w:rPr>
          <w:ins w:author="Peoples, Cathryn" w:date="2020-08-24T00:33:00Z" w:id="42"/>
        </w:rPr>
      </w:pPr>
    </w:p>
    <w:p w:rsidR="002F006D" w:rsidP="00E11D03" w:rsidRDefault="002F006D" w14:paraId="62259730" w14:textId="77777777">
      <w:pPr>
        <w:rPr>
          <w:ins w:author="Peoples, Cathryn" w:date="2020-08-24T00:33:00Z" w:id="43"/>
        </w:rPr>
      </w:pPr>
    </w:p>
    <w:p w:rsidR="002F006D" w:rsidP="00E11D03" w:rsidRDefault="002F006D" w14:paraId="5725F962" w14:textId="77777777">
      <w:pPr>
        <w:rPr>
          <w:ins w:author="Peoples, Cathryn" w:date="2020-08-24T00:33:00Z" w:id="44"/>
        </w:rPr>
      </w:pPr>
    </w:p>
    <w:p w:rsidR="002F006D" w:rsidP="00E11D03" w:rsidRDefault="002F006D" w14:paraId="66DD027C" w14:textId="77777777"/>
    <w:sectPr w:rsidR="002F006D" w:rsidSect="0016437E">
      <w:pgSz w:w="12240" w:h="15840" w:orient="portrait"/>
      <w:pgMar w:top="720" w:right="720" w:bottom="720" w:left="720" w:header="720" w:footer="720" w:gutter="0"/>
      <w:pgNumType w:start="1"/>
      <w:cols w:space="720"/>
      <w:docGrid w:linePitch="299"/>
      <w:sectPrChange w:author="Peoples, Cathryn" w:date="2020-08-14T10:22:00Z" w:id="45">
        <w:sectPr w:rsidR="002F006D" w:rsidSect="0016437E">
          <w:pgMar w:top="1440" w:right="1440" w:bottom="1440" w:left="1440" w:header="720" w:footer="720" w:gutter="0"/>
          <w:docGrid w:linePitch="0"/>
        </w:sectPr>
      </w:sectPrChange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nitials="PC" w:author="Peoples, Cathryn" w:date="2020-08-14T10:02:00Z" w:id="0">
    <w:p w:rsidR="00D90C69" w:rsidRDefault="00D90C69" w14:paraId="2B418CAE" w14:textId="34DD8F1C">
      <w:pPr>
        <w:pStyle w:val="CommentText"/>
      </w:pPr>
      <w:r>
        <w:rPr>
          <w:rStyle w:val="CommentReference"/>
        </w:rPr>
        <w:annotationRef/>
      </w:r>
      <w:r>
        <w:t>Does this refer to risks with each of the waterfall and agile approaches? Or to which specific approach?</w:t>
      </w:r>
    </w:p>
  </w:comment>
  <w:comment w:initials="PC" w:author="Peoples, Cathryn" w:date="2020-08-14T10:04:00Z" w:id="1">
    <w:p w:rsidR="00D90C69" w:rsidRDefault="00D90C69" w14:paraId="32C7EDDA" w14:textId="1660A37A">
      <w:pPr>
        <w:pStyle w:val="CommentText"/>
      </w:pPr>
      <w:r>
        <w:rPr>
          <w:rStyle w:val="CommentReference"/>
        </w:rPr>
        <w:annotationRef/>
      </w:r>
      <w:r>
        <w:t>What does this refer to? Architecture of what?</w:t>
      </w:r>
    </w:p>
  </w:comment>
  <w:comment w:initials="PC" w:author="Peoples, Cathryn" w:date="2020-08-14T10:06:00Z" w:id="4">
    <w:p w:rsidR="008558AE" w:rsidRDefault="008558AE" w14:paraId="682EAA97" w14:textId="68F40D85">
      <w:pPr>
        <w:pStyle w:val="CommentText"/>
      </w:pPr>
      <w:r>
        <w:rPr>
          <w:rStyle w:val="CommentReference"/>
        </w:rPr>
        <w:annotationRef/>
      </w:r>
      <w:r>
        <w:t>In what way is this being considered from the security perspective?</w:t>
      </w:r>
    </w:p>
  </w:comment>
  <w:comment w:initials="PC" w:author="Peoples, Cathryn" w:date="2020-08-24T00:32:00Z" w:id="11">
    <w:p w:rsidR="002F006D" w:rsidRDefault="002F006D" w14:paraId="314346C4" w14:textId="2FAF5E69">
      <w:pPr>
        <w:pStyle w:val="CommentText"/>
      </w:pPr>
      <w:r>
        <w:rPr>
          <w:rStyle w:val="CommentReference"/>
        </w:rPr>
        <w:annotationRef/>
      </w:r>
      <w:r>
        <w:t>I don’t understand why we need to go into OSs as part of this module</w:t>
      </w:r>
    </w:p>
  </w:comment>
  <w:comment w:initials="PC" w:author="Peoples, Cathryn" w:date="2020-08-24T12:18:00Z" w:id="12">
    <w:p w:rsidR="0052641F" w:rsidRDefault="0052641F" w14:paraId="466D776D" w14:textId="7355AB78">
      <w:pPr>
        <w:pStyle w:val="CommentText"/>
      </w:pPr>
      <w:r>
        <w:rPr>
          <w:rStyle w:val="CommentReference"/>
        </w:rPr>
        <w:annotationRef/>
      </w:r>
      <w:r>
        <w:t>“</w:t>
      </w:r>
      <w:proofErr w:type="gramStart"/>
      <w:r>
        <w:t>ideal</w:t>
      </w:r>
      <w:proofErr w:type="gramEnd"/>
      <w:r>
        <w:t xml:space="preserve"> place to talk about secure protocols”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2B418CAE" w15:done="0"/>
  <w15:commentEx w15:paraId="32C7EDDA" w15:done="0"/>
  <w15:commentEx w15:paraId="682EAA97" w15:done="0"/>
  <w15:commentEx w15:paraId="314346C4" w15:done="0"/>
  <w15:commentEx w15:paraId="466D776D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30B4720"/>
    <w:multiLevelType w:val="multilevel"/>
    <w:tmpl w:val="AE50A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Peoples, Cathryn">
    <w15:presenceInfo w15:providerId="None" w15:userId="Peoples, Cathry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trackRevisions w:val="tru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062"/>
    <w:rsid w:val="0016437E"/>
    <w:rsid w:val="00262E9D"/>
    <w:rsid w:val="002F006D"/>
    <w:rsid w:val="0034548E"/>
    <w:rsid w:val="0052641F"/>
    <w:rsid w:val="008558AE"/>
    <w:rsid w:val="009F0C01"/>
    <w:rsid w:val="00D90C69"/>
    <w:rsid w:val="00DF085E"/>
    <w:rsid w:val="00E05A09"/>
    <w:rsid w:val="00E11D03"/>
    <w:rsid w:val="00F545F7"/>
    <w:rsid w:val="00FF1062"/>
    <w:rsid w:val="589B0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01FE731-DDFF-41F4-A50A-D07CD13D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character" w:styleId="CommentReference">
    <w:name w:val="annotation reference"/>
    <w:basedOn w:val="DefaultParagraphFont"/>
    <w:uiPriority w:val="99"/>
    <w:semiHidden/>
    <w:unhideWhenUsed/>
    <w:rsid w:val="00D90C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90C6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90C6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90C6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90C6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0C69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90C6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Office Word</ap:Application>
  <ap:DocSecurity>0</ap:DocSecurity>
  <ap:ScaleCrop>false</ap:ScaleCrop>
  <ap:Company>University of Surrey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 Dianati</dc:creator>
  <lastModifiedBy>Douglas Millward</lastModifiedBy>
  <revision>4</revision>
  <dcterms:created xsi:type="dcterms:W3CDTF">2020-08-24T11:22:00.0000000Z</dcterms:created>
  <dcterms:modified xsi:type="dcterms:W3CDTF">2020-08-24T15:48:01.6480705Z</dcterms:modified>
</coreProperties>
</file>